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ins w:id="1" w:author="Tester" w:date="2026-04-10T00:00:00Z">
        <w:r>
          <w:t>nuevo texto insertado</w:t>
        </w:r>
      </w:ins>
      <w:del w:id="2" w:author="Tester" w:date="2026-04-10T00:00:00Z">
        <w:r>
          <w:delText>texto borrado</w:delText>
        </w:r>
      </w:del>
    </w:p>
    <w:sectPr/>
  </w:body>
</w:document>
</file>

<file path=word/comments.xml><?xml version="1.0" encoding="utf-8"?>
<w:comments xmlns:w="http://schemas.openxmlformats.org/wordprocessingml/2006/main">
  <w:comment w:id="1" w:author="Tester" w:date="2026-04-10T00:00:00Z" w:initials="T">
    <w:p>
      <w:r>
        <w:t>comentario uno</w:t>
      </w:r>
    </w:p>
  </w:comment>
</w:comments>
</file>

<file path=word/_rels/document.xml.rels><?xml version="1.0" encoding="UTF-8" standalone="yes"?>
<Relationships xmlns="http://schemas.openxmlformats.org/package/2006/relationships"></Relationships>
</file>